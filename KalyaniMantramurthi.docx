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6943" w14:textId="730AD834" w:rsidR="00672FC4" w:rsidRDefault="005A26F5" w:rsidP="005A26F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</w:t>
      </w:r>
      <w:r w:rsidR="003834FA">
        <w:rPr>
          <w:b/>
          <w:bCs/>
          <w:sz w:val="32"/>
          <w:szCs w:val="32"/>
          <w:lang w:val="en-US"/>
        </w:rPr>
        <w:t>E</w:t>
      </w:r>
      <w:r>
        <w:rPr>
          <w:b/>
          <w:bCs/>
          <w:sz w:val="32"/>
          <w:szCs w:val="32"/>
          <w:lang w:val="en-US"/>
        </w:rPr>
        <w:t>SUME</w:t>
      </w:r>
    </w:p>
    <w:p w14:paraId="2D7AA7BA" w14:textId="452203C4" w:rsidR="005A26F5" w:rsidRDefault="005A26F5" w:rsidP="006757A0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>
        <w:rPr>
          <w:sz w:val="28"/>
          <w:szCs w:val="28"/>
          <w:lang w:val="en-US"/>
        </w:rPr>
        <w:t>KALYANI</w:t>
      </w:r>
      <w:r w:rsidR="006757A0">
        <w:rPr>
          <w:sz w:val="28"/>
          <w:szCs w:val="28"/>
          <w:lang w:val="en-US"/>
        </w:rPr>
        <w:t xml:space="preserve"> </w:t>
      </w:r>
      <w:r w:rsidR="00383BAB">
        <w:rPr>
          <w:sz w:val="28"/>
          <w:szCs w:val="28"/>
          <w:lang w:val="en-US"/>
        </w:rPr>
        <w:t>MANTRAMURTHI</w:t>
      </w:r>
      <w:r w:rsidR="006757A0">
        <w:rPr>
          <w:sz w:val="28"/>
          <w:szCs w:val="28"/>
          <w:lang w:val="en-US"/>
        </w:rPr>
        <w:t xml:space="preserve">                 </w:t>
      </w:r>
    </w:p>
    <w:p w14:paraId="4AC97B10" w14:textId="3B13E441" w:rsidR="005A26F5" w:rsidRPr="005A26F5" w:rsidRDefault="005A26F5" w:rsidP="005A26F5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PHONE: </w:t>
      </w:r>
      <w:r w:rsidRPr="005A26F5">
        <w:rPr>
          <w:sz w:val="28"/>
          <w:szCs w:val="28"/>
          <w:lang w:val="en-US"/>
        </w:rPr>
        <w:t>8341818438</w:t>
      </w:r>
      <w:r w:rsidR="006757A0">
        <w:rPr>
          <w:sz w:val="28"/>
          <w:szCs w:val="28"/>
          <w:lang w:val="en-US"/>
        </w:rPr>
        <w:t xml:space="preserve">                                                                          </w:t>
      </w:r>
    </w:p>
    <w:p w14:paraId="035C4553" w14:textId="0BA4D7B7" w:rsidR="005A26F5" w:rsidRDefault="005A26F5" w:rsidP="005A26F5">
      <w:pPr>
        <w:pBdr>
          <w:bottom w:val="single" w:sz="4" w:space="1" w:color="auto"/>
        </w:pBdr>
        <w:rPr>
          <w:rStyle w:val="Hyperlink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E-MAIL: </w:t>
      </w:r>
      <w:hyperlink r:id="rId5" w:history="1">
        <w:r w:rsidR="00BB174C" w:rsidRPr="00C2693E">
          <w:rPr>
            <w:rStyle w:val="Hyperlink"/>
            <w:sz w:val="28"/>
            <w:szCs w:val="28"/>
            <w:lang w:val="en-US"/>
          </w:rPr>
          <w:t>kalyanimantramurthi@gmail.com</w:t>
        </w:r>
      </w:hyperlink>
    </w:p>
    <w:p w14:paraId="4ACB8D38" w14:textId="00FCC8E6" w:rsidR="005A3DE3" w:rsidRDefault="005A3DE3" w:rsidP="005A26F5">
      <w:pPr>
        <w:pBdr>
          <w:bottom w:val="single" w:sz="4" w:space="1" w:color="auto"/>
        </w:pBd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7F8D">
        <w:rPr>
          <w:rStyle w:val="Hyperlink"/>
          <w:b/>
          <w:color w:val="000000" w:themeColor="text1"/>
          <w:sz w:val="28"/>
          <w:szCs w:val="28"/>
          <w:u w:val="non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LINKEDIN</w:t>
      </w:r>
      <w:r w:rsidRPr="005A3DE3">
        <w:rPr>
          <w:rStyle w:val="Hyperlink"/>
          <w:bCs/>
          <w:color w:val="000000" w:themeColor="text1"/>
          <w:sz w:val="28"/>
          <w:szCs w:val="28"/>
          <w:u w:val="non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CC7569">
        <w:rPr>
          <w:rStyle w:val="Hyperlink"/>
          <w:bCs/>
          <w:color w:val="000000" w:themeColor="text1"/>
          <w:sz w:val="28"/>
          <w:szCs w:val="28"/>
          <w:u w:val="non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="00CC7569" w:rsidRPr="00CC7569">
          <w:rPr>
            <w:rStyle w:val="Hyperlink"/>
            <w:b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linkedin.com/in/mantramurthi-kalyani-562720258</w:t>
        </w:r>
      </w:hyperlink>
    </w:p>
    <w:p w14:paraId="683DDAFE" w14:textId="56005F50" w:rsidR="00727F8D" w:rsidRPr="005A3DE3" w:rsidRDefault="00727F8D" w:rsidP="005A26F5">
      <w:pPr>
        <w:pBdr>
          <w:bottom w:val="single" w:sz="4" w:space="1" w:color="auto"/>
        </w:pBd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7F8D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GitHub:</w:t>
      </w:r>
      <w:r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7" w:history="1">
        <w:r w:rsidRPr="00727F8D">
          <w:rPr>
            <w:rStyle w:val="Hyperlink"/>
            <w:b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Kalyanim14 · GitHub</w:t>
        </w:r>
      </w:hyperlink>
    </w:p>
    <w:p w14:paraId="435C42A9" w14:textId="4D0913E9" w:rsidR="005A26F5" w:rsidRDefault="005A26F5" w:rsidP="005A26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CAREER OBJECTIVE</w:t>
      </w:r>
    </w:p>
    <w:p w14:paraId="620B6D06" w14:textId="131ABDFF" w:rsidR="005A26F5" w:rsidRDefault="00B44D87" w:rsidP="00D20DE7">
      <w:r w:rsidRPr="00B44D87">
        <w:t>A dedicated college student with a strong foundation in C, Java, and Python, aspiring to become a software engineer. Known for being a fast learner with strong problem-solving abilities, I am eager to leverage my technical skills and interpersonal strengths to contribute to innovative projects and thrive in a dynamic work environment.</w:t>
      </w:r>
    </w:p>
    <w:p w14:paraId="2EA0A9A4" w14:textId="7889136C" w:rsidR="005A26F5" w:rsidRDefault="005A26F5" w:rsidP="005A26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EDUCATIONAL QUALIFICATIONS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868"/>
        <w:gridCol w:w="1663"/>
        <w:gridCol w:w="2495"/>
        <w:gridCol w:w="2057"/>
        <w:gridCol w:w="1334"/>
        <w:gridCol w:w="1359"/>
      </w:tblGrid>
      <w:tr w:rsidR="00016569" w14:paraId="15D93FBF" w14:textId="77777777" w:rsidTr="00AF2C17">
        <w:tc>
          <w:tcPr>
            <w:tcW w:w="868" w:type="dxa"/>
          </w:tcPr>
          <w:p w14:paraId="4BAD33E8" w14:textId="41FEE865" w:rsidR="005A26F5" w:rsidRDefault="005A26F5" w:rsidP="005A26F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S.NO.</w:t>
            </w:r>
          </w:p>
        </w:tc>
        <w:tc>
          <w:tcPr>
            <w:tcW w:w="1663" w:type="dxa"/>
          </w:tcPr>
          <w:p w14:paraId="4EAD1C47" w14:textId="6C9BB218" w:rsidR="005A26F5" w:rsidRDefault="005A26F5" w:rsidP="005A26F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Examination Passed</w:t>
            </w:r>
          </w:p>
        </w:tc>
        <w:tc>
          <w:tcPr>
            <w:tcW w:w="2495" w:type="dxa"/>
          </w:tcPr>
          <w:p w14:paraId="6222B731" w14:textId="05D9B943" w:rsidR="005A26F5" w:rsidRDefault="005A26F5" w:rsidP="005A26F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 of Institute/University</w:t>
            </w:r>
          </w:p>
        </w:tc>
        <w:tc>
          <w:tcPr>
            <w:tcW w:w="2057" w:type="dxa"/>
          </w:tcPr>
          <w:p w14:paraId="68DAC61D" w14:textId="2740AD19" w:rsidR="005A26F5" w:rsidRDefault="005A26F5" w:rsidP="005A26F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Discipline/Subject</w:t>
            </w:r>
          </w:p>
        </w:tc>
        <w:tc>
          <w:tcPr>
            <w:tcW w:w="1334" w:type="dxa"/>
          </w:tcPr>
          <w:p w14:paraId="2BEF3548" w14:textId="22D5E2BE" w:rsidR="005A26F5" w:rsidRDefault="005A26F5" w:rsidP="005A26F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Month &amp; Year of Passing</w:t>
            </w:r>
          </w:p>
        </w:tc>
        <w:tc>
          <w:tcPr>
            <w:tcW w:w="1359" w:type="dxa"/>
          </w:tcPr>
          <w:p w14:paraId="12DBD078" w14:textId="1AA40EBB" w:rsidR="005A26F5" w:rsidRDefault="00016569" w:rsidP="005A26F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Percentage of Marks</w:t>
            </w:r>
          </w:p>
        </w:tc>
      </w:tr>
      <w:tr w:rsidR="00016569" w:rsidRPr="00016569" w14:paraId="3DC5FC31" w14:textId="77777777" w:rsidTr="00AF2C17">
        <w:tc>
          <w:tcPr>
            <w:tcW w:w="868" w:type="dxa"/>
          </w:tcPr>
          <w:p w14:paraId="4A6F460C" w14:textId="3E80DB3E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1</w:t>
            </w:r>
          </w:p>
        </w:tc>
        <w:tc>
          <w:tcPr>
            <w:tcW w:w="1663" w:type="dxa"/>
          </w:tcPr>
          <w:p w14:paraId="29DF1506" w14:textId="2E705272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B. Tech</w:t>
            </w:r>
          </w:p>
        </w:tc>
        <w:tc>
          <w:tcPr>
            <w:tcW w:w="2495" w:type="dxa"/>
          </w:tcPr>
          <w:p w14:paraId="6E3658C6" w14:textId="3BF0CBBF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Sri Venkateshwara Engineering College</w:t>
            </w:r>
          </w:p>
        </w:tc>
        <w:tc>
          <w:tcPr>
            <w:tcW w:w="2057" w:type="dxa"/>
          </w:tcPr>
          <w:p w14:paraId="35F89CB7" w14:textId="2630F82F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Computer Science and Engineering</w:t>
            </w:r>
          </w:p>
        </w:tc>
        <w:tc>
          <w:tcPr>
            <w:tcW w:w="1334" w:type="dxa"/>
          </w:tcPr>
          <w:p w14:paraId="1DA0EAD4" w14:textId="3DAED024" w:rsidR="00016569" w:rsidRPr="006757A0" w:rsidRDefault="00016569" w:rsidP="0055538F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Augus</w:t>
            </w:r>
            <w:r w:rsidR="0055538F">
              <w:rPr>
                <w:sz w:val="25"/>
                <w:szCs w:val="25"/>
                <w:lang w:val="en-US"/>
              </w:rPr>
              <w:t>t -</w:t>
            </w:r>
            <w:r w:rsidRPr="006757A0">
              <w:rPr>
                <w:sz w:val="25"/>
                <w:szCs w:val="25"/>
                <w:lang w:val="en-US"/>
              </w:rPr>
              <w:t>2026</w:t>
            </w:r>
          </w:p>
        </w:tc>
        <w:tc>
          <w:tcPr>
            <w:tcW w:w="1359" w:type="dxa"/>
          </w:tcPr>
          <w:p w14:paraId="415D9265" w14:textId="531313A9" w:rsidR="005A26F5" w:rsidRPr="006757A0" w:rsidRDefault="00016569" w:rsidP="00016569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8</w:t>
            </w:r>
            <w:r w:rsidR="00AF2C17">
              <w:rPr>
                <w:sz w:val="25"/>
                <w:szCs w:val="25"/>
                <w:lang w:val="en-US"/>
              </w:rPr>
              <w:t>5</w:t>
            </w:r>
            <w:r w:rsidRPr="006757A0">
              <w:rPr>
                <w:sz w:val="25"/>
                <w:szCs w:val="25"/>
                <w:lang w:val="en-US"/>
              </w:rPr>
              <w:t>% (up to now, 2024)</w:t>
            </w:r>
          </w:p>
        </w:tc>
      </w:tr>
      <w:tr w:rsidR="00016569" w:rsidRPr="00016569" w14:paraId="23632E6A" w14:textId="77777777" w:rsidTr="00AF2C17">
        <w:tc>
          <w:tcPr>
            <w:tcW w:w="868" w:type="dxa"/>
          </w:tcPr>
          <w:p w14:paraId="6F68B2EC" w14:textId="2A6A0ED3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2</w:t>
            </w:r>
          </w:p>
        </w:tc>
        <w:tc>
          <w:tcPr>
            <w:tcW w:w="1663" w:type="dxa"/>
          </w:tcPr>
          <w:p w14:paraId="1EA500BF" w14:textId="75D780D9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</w:rPr>
              <w:t>Intermediate</w:t>
            </w:r>
          </w:p>
        </w:tc>
        <w:tc>
          <w:tcPr>
            <w:tcW w:w="2495" w:type="dxa"/>
          </w:tcPr>
          <w:p w14:paraId="3B1A605A" w14:textId="35992E44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proofErr w:type="spellStart"/>
            <w:r w:rsidRPr="006757A0">
              <w:rPr>
                <w:sz w:val="25"/>
                <w:szCs w:val="25"/>
                <w:lang w:val="en-US"/>
              </w:rPr>
              <w:t>Pratiba</w:t>
            </w:r>
            <w:proofErr w:type="spellEnd"/>
            <w:r w:rsidRPr="006757A0">
              <w:rPr>
                <w:sz w:val="25"/>
                <w:szCs w:val="25"/>
                <w:lang w:val="en-US"/>
              </w:rPr>
              <w:t xml:space="preserve"> Junior College</w:t>
            </w:r>
          </w:p>
        </w:tc>
        <w:tc>
          <w:tcPr>
            <w:tcW w:w="2057" w:type="dxa"/>
          </w:tcPr>
          <w:p w14:paraId="7DEF22AD" w14:textId="4E112D4F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</w:rPr>
              <w:t>Maths, Physics, Chemistry.</w:t>
            </w:r>
          </w:p>
        </w:tc>
        <w:tc>
          <w:tcPr>
            <w:tcW w:w="1334" w:type="dxa"/>
          </w:tcPr>
          <w:p w14:paraId="5A1239B6" w14:textId="2E96C94E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</w:rPr>
              <w:t xml:space="preserve">March </w:t>
            </w:r>
            <w:r w:rsidR="00AF2C17">
              <w:rPr>
                <w:sz w:val="25"/>
                <w:szCs w:val="25"/>
              </w:rPr>
              <w:t>-</w:t>
            </w:r>
            <w:r w:rsidRPr="006757A0">
              <w:rPr>
                <w:sz w:val="25"/>
                <w:szCs w:val="25"/>
              </w:rPr>
              <w:t>2000</w:t>
            </w:r>
          </w:p>
        </w:tc>
        <w:tc>
          <w:tcPr>
            <w:tcW w:w="1359" w:type="dxa"/>
          </w:tcPr>
          <w:p w14:paraId="083CE67E" w14:textId="354D8674" w:rsidR="005A26F5" w:rsidRPr="006757A0" w:rsidRDefault="00016569" w:rsidP="00016569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93%</w:t>
            </w:r>
          </w:p>
        </w:tc>
      </w:tr>
      <w:tr w:rsidR="00016569" w:rsidRPr="00016569" w14:paraId="69127732" w14:textId="77777777" w:rsidTr="00AF2C17">
        <w:tc>
          <w:tcPr>
            <w:tcW w:w="868" w:type="dxa"/>
          </w:tcPr>
          <w:p w14:paraId="2EF86CA7" w14:textId="7A2BF36B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3</w:t>
            </w:r>
          </w:p>
        </w:tc>
        <w:tc>
          <w:tcPr>
            <w:tcW w:w="1663" w:type="dxa"/>
          </w:tcPr>
          <w:p w14:paraId="0B6D1BD6" w14:textId="0593EB76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S. S. C.</w:t>
            </w:r>
          </w:p>
        </w:tc>
        <w:tc>
          <w:tcPr>
            <w:tcW w:w="2495" w:type="dxa"/>
          </w:tcPr>
          <w:p w14:paraId="73D19A0F" w14:textId="5850A288" w:rsidR="005A26F5" w:rsidRPr="006757A0" w:rsidRDefault="00C8077E" w:rsidP="005A26F5">
            <w:pPr>
              <w:jc w:val="center"/>
              <w:rPr>
                <w:sz w:val="25"/>
                <w:szCs w:val="25"/>
                <w:lang w:val="en-US"/>
              </w:rPr>
            </w:pPr>
            <w:r>
              <w:rPr>
                <w:sz w:val="25"/>
                <w:szCs w:val="25"/>
              </w:rPr>
              <w:t>Anjali high school</w:t>
            </w:r>
          </w:p>
        </w:tc>
        <w:tc>
          <w:tcPr>
            <w:tcW w:w="2057" w:type="dxa"/>
          </w:tcPr>
          <w:p w14:paraId="4B102FEE" w14:textId="3EFD9BB4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State boards</w:t>
            </w:r>
          </w:p>
        </w:tc>
        <w:tc>
          <w:tcPr>
            <w:tcW w:w="1334" w:type="dxa"/>
          </w:tcPr>
          <w:p w14:paraId="7210CB5E" w14:textId="724E8508" w:rsidR="005A26F5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April</w:t>
            </w:r>
            <w:r w:rsidR="00AF2C17">
              <w:rPr>
                <w:sz w:val="25"/>
                <w:szCs w:val="25"/>
                <w:lang w:val="en-US"/>
              </w:rPr>
              <w:t xml:space="preserve"> -</w:t>
            </w:r>
          </w:p>
          <w:p w14:paraId="470B8850" w14:textId="1669BA14" w:rsidR="00016569" w:rsidRPr="006757A0" w:rsidRDefault="00016569" w:rsidP="005A26F5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2020</w:t>
            </w:r>
          </w:p>
        </w:tc>
        <w:tc>
          <w:tcPr>
            <w:tcW w:w="1359" w:type="dxa"/>
          </w:tcPr>
          <w:p w14:paraId="20795083" w14:textId="08FA149B" w:rsidR="005A26F5" w:rsidRPr="006757A0" w:rsidRDefault="00016569" w:rsidP="00016569">
            <w:pPr>
              <w:jc w:val="center"/>
              <w:rPr>
                <w:sz w:val="25"/>
                <w:szCs w:val="25"/>
                <w:lang w:val="en-US"/>
              </w:rPr>
            </w:pPr>
            <w:r w:rsidRPr="006757A0">
              <w:rPr>
                <w:sz w:val="25"/>
                <w:szCs w:val="25"/>
                <w:lang w:val="en-US"/>
              </w:rPr>
              <w:t>100%</w:t>
            </w:r>
          </w:p>
        </w:tc>
      </w:tr>
    </w:tbl>
    <w:p w14:paraId="49C0C1D1" w14:textId="77777777" w:rsidR="005A26F5" w:rsidRDefault="005A26F5" w:rsidP="005A26F5">
      <w:pPr>
        <w:rPr>
          <w:b/>
          <w:bCs/>
          <w:sz w:val="28"/>
          <w:szCs w:val="28"/>
          <w:lang w:val="en-US"/>
        </w:rPr>
      </w:pPr>
    </w:p>
    <w:p w14:paraId="51FF0534" w14:textId="0315D500" w:rsidR="00D46801" w:rsidRDefault="00816670" w:rsidP="00D468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COURCEs</w:t>
      </w:r>
    </w:p>
    <w:p w14:paraId="61A3C244" w14:textId="14EED31B" w:rsidR="00886A20" w:rsidRPr="00886A20" w:rsidRDefault="00886A20" w:rsidP="00886A20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980714">
        <w:rPr>
          <w:sz w:val="24"/>
          <w:szCs w:val="24"/>
        </w:rPr>
        <w:t xml:space="preserve">Certificate of completion IBM and Cybersecurity from </w:t>
      </w:r>
      <w:hyperlink r:id="rId8" w:tgtFrame="_self" w:history="1">
        <w:r w:rsidRPr="00980714">
          <w:rPr>
            <w:rStyle w:val="Hyperlink"/>
            <w:sz w:val="24"/>
            <w:szCs w:val="24"/>
          </w:rPr>
          <w:t>IBM</w:t>
        </w:r>
      </w:hyperlink>
    </w:p>
    <w:p w14:paraId="3F778BE9" w14:textId="5D2EA604" w:rsidR="00D46801" w:rsidRPr="006757A0" w:rsidRDefault="00D46801" w:rsidP="00D46801">
      <w:pPr>
        <w:pStyle w:val="ListParagraph"/>
        <w:numPr>
          <w:ilvl w:val="0"/>
          <w:numId w:val="7"/>
        </w:numPr>
        <w:rPr>
          <w:sz w:val="25"/>
          <w:szCs w:val="25"/>
        </w:rPr>
      </w:pPr>
      <w:r>
        <w:rPr>
          <w:sz w:val="25"/>
          <w:szCs w:val="25"/>
        </w:rPr>
        <w:t xml:space="preserve">Attended course on </w:t>
      </w:r>
      <w:r w:rsidRPr="00BB5FC7">
        <w:rPr>
          <w:sz w:val="25"/>
          <w:szCs w:val="25"/>
          <w:u w:val="single"/>
        </w:rPr>
        <w:t>Communication skills</w:t>
      </w:r>
      <w:r>
        <w:rPr>
          <w:sz w:val="25"/>
          <w:szCs w:val="25"/>
        </w:rPr>
        <w:t xml:space="preserve"> and earned a</w:t>
      </w:r>
      <w:r w:rsidRPr="006757A0">
        <w:rPr>
          <w:sz w:val="25"/>
          <w:szCs w:val="25"/>
        </w:rPr>
        <w:t xml:space="preserve"> certificate from </w:t>
      </w:r>
      <w:proofErr w:type="spellStart"/>
      <w:r>
        <w:rPr>
          <w:sz w:val="25"/>
          <w:szCs w:val="25"/>
        </w:rPr>
        <w:t>tcs</w:t>
      </w:r>
      <w:r w:rsidRPr="006757A0">
        <w:rPr>
          <w:sz w:val="25"/>
          <w:szCs w:val="25"/>
        </w:rPr>
        <w:t>iON</w:t>
      </w:r>
      <w:proofErr w:type="spellEnd"/>
      <w:r w:rsidRPr="006757A0">
        <w:rPr>
          <w:sz w:val="25"/>
          <w:szCs w:val="25"/>
        </w:rPr>
        <w:t xml:space="preserve"> </w:t>
      </w:r>
    </w:p>
    <w:p w14:paraId="683F3253" w14:textId="77777777" w:rsidR="00D46801" w:rsidRPr="006757A0" w:rsidRDefault="00D46801" w:rsidP="00D46801">
      <w:pPr>
        <w:pStyle w:val="ListParagraph"/>
        <w:numPr>
          <w:ilvl w:val="0"/>
          <w:numId w:val="7"/>
        </w:numPr>
        <w:rPr>
          <w:sz w:val="25"/>
          <w:szCs w:val="25"/>
        </w:rPr>
      </w:pPr>
      <w:r>
        <w:rPr>
          <w:sz w:val="25"/>
          <w:szCs w:val="25"/>
        </w:rPr>
        <w:t xml:space="preserve">Attended </w:t>
      </w:r>
      <w:r w:rsidRPr="00BB5FC7">
        <w:rPr>
          <w:sz w:val="25"/>
          <w:szCs w:val="25"/>
          <w:u w:val="single"/>
        </w:rPr>
        <w:t>Python programming</w:t>
      </w:r>
      <w:r w:rsidRPr="006757A0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course and earned </w:t>
      </w:r>
      <w:r w:rsidRPr="006757A0">
        <w:rPr>
          <w:sz w:val="25"/>
          <w:szCs w:val="25"/>
        </w:rPr>
        <w:t>certificate from OPENEDG</w:t>
      </w:r>
    </w:p>
    <w:p w14:paraId="5B7A7B55" w14:textId="77777777" w:rsidR="00D46801" w:rsidRPr="00A85198" w:rsidRDefault="00D46801" w:rsidP="00D46801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A85198">
        <w:rPr>
          <w:sz w:val="25"/>
          <w:szCs w:val="25"/>
        </w:rPr>
        <w:t xml:space="preserve">Practiced </w:t>
      </w:r>
      <w:r w:rsidRPr="00BB5FC7">
        <w:rPr>
          <w:sz w:val="25"/>
          <w:szCs w:val="25"/>
          <w:u w:val="single"/>
        </w:rPr>
        <w:t>Consultant job simulation</w:t>
      </w:r>
      <w:r w:rsidRPr="00A85198">
        <w:rPr>
          <w:sz w:val="25"/>
          <w:szCs w:val="25"/>
        </w:rPr>
        <w:t xml:space="preserve"> </w:t>
      </w:r>
      <w:ins w:id="0" w:author="Microsoft Word" w:date="2024-12-08T11:32:00Z" w16du:dateUtc="2024-12-08T06:02:00Z">
        <w:r w:rsidRPr="00A85198">
          <w:rPr>
            <w:sz w:val="25"/>
            <w:szCs w:val="25"/>
          </w:rPr>
          <w:t xml:space="preserve">in Forage and earned a </w:t>
        </w:r>
      </w:ins>
      <w:r w:rsidRPr="00A85198">
        <w:rPr>
          <w:sz w:val="25"/>
          <w:szCs w:val="25"/>
        </w:rPr>
        <w:t>certificate from ACCENTURE</w:t>
      </w:r>
    </w:p>
    <w:p w14:paraId="4812AE97" w14:textId="0B629AF2" w:rsidR="00D46801" w:rsidRPr="00F5564B" w:rsidRDefault="00D46801" w:rsidP="00C450FC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</w:rPr>
        <w:t xml:space="preserve">Earned a badge from </w:t>
      </w:r>
      <w:proofErr w:type="spellStart"/>
      <w:r>
        <w:rPr>
          <w:sz w:val="25"/>
          <w:szCs w:val="25"/>
        </w:rPr>
        <w:t>Credly</w:t>
      </w:r>
      <w:proofErr w:type="spellEnd"/>
      <w:r>
        <w:rPr>
          <w:sz w:val="25"/>
          <w:szCs w:val="25"/>
        </w:rPr>
        <w:t xml:space="preserve"> for completing basics to </w:t>
      </w:r>
      <w:r w:rsidRPr="00BB5FC7">
        <w:rPr>
          <w:sz w:val="25"/>
          <w:szCs w:val="25"/>
          <w:u w:val="single"/>
        </w:rPr>
        <w:t>cloud computing</w:t>
      </w:r>
      <w:r>
        <w:rPr>
          <w:sz w:val="25"/>
          <w:szCs w:val="25"/>
        </w:rPr>
        <w:t xml:space="preserve"> course provided by AWS</w:t>
      </w:r>
    </w:p>
    <w:p w14:paraId="0FC0A36F" w14:textId="77777777" w:rsidR="00D46801" w:rsidRPr="00A85198" w:rsidRDefault="00D46801" w:rsidP="00D46801">
      <w:pPr>
        <w:rPr>
          <w:b/>
          <w:bCs/>
          <w:sz w:val="28"/>
          <w:szCs w:val="28"/>
          <w:lang w:val="en-US"/>
        </w:rPr>
      </w:pPr>
      <w:r w:rsidRPr="00A85198">
        <w:rPr>
          <w:b/>
          <w:bCs/>
          <w:sz w:val="28"/>
          <w:szCs w:val="28"/>
          <w:lang w:val="en-US"/>
        </w:rPr>
        <w:t>INTERSHIPS</w:t>
      </w:r>
    </w:p>
    <w:p w14:paraId="6C4AA539" w14:textId="77777777" w:rsidR="00D46801" w:rsidRPr="006757A0" w:rsidRDefault="00D46801" w:rsidP="00D46801">
      <w:pPr>
        <w:pStyle w:val="ListParagraph"/>
        <w:numPr>
          <w:ilvl w:val="0"/>
          <w:numId w:val="10"/>
        </w:numPr>
        <w:rPr>
          <w:sz w:val="25"/>
          <w:szCs w:val="25"/>
          <w:lang w:val="en-US"/>
        </w:rPr>
      </w:pPr>
      <w:r w:rsidRPr="00BB5FC7">
        <w:rPr>
          <w:sz w:val="25"/>
          <w:szCs w:val="25"/>
          <w:u w:val="single"/>
        </w:rPr>
        <w:t>Java developer</w:t>
      </w:r>
      <w:r w:rsidRPr="006757A0">
        <w:rPr>
          <w:sz w:val="25"/>
          <w:szCs w:val="25"/>
        </w:rPr>
        <w:t xml:space="preserve"> internship certificate at </w:t>
      </w:r>
      <w:proofErr w:type="spellStart"/>
      <w:r w:rsidRPr="006757A0">
        <w:rPr>
          <w:sz w:val="25"/>
          <w:szCs w:val="25"/>
        </w:rPr>
        <w:t>codeTech</w:t>
      </w:r>
      <w:proofErr w:type="spellEnd"/>
    </w:p>
    <w:p w14:paraId="06B17BFD" w14:textId="77777777" w:rsidR="00D46801" w:rsidRPr="00890698" w:rsidRDefault="00D46801" w:rsidP="00D4680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 w:val="en-US"/>
        </w:rPr>
      </w:pPr>
      <w:r w:rsidRPr="00BB5FC7">
        <w:rPr>
          <w:sz w:val="25"/>
          <w:szCs w:val="25"/>
          <w:u w:val="single"/>
        </w:rPr>
        <w:t>Full Stack Web Development</w:t>
      </w:r>
      <w:r w:rsidRPr="006757A0">
        <w:rPr>
          <w:sz w:val="25"/>
          <w:szCs w:val="25"/>
        </w:rPr>
        <w:t xml:space="preserve"> certificate from Smart learn Ed</w:t>
      </w:r>
      <w:r>
        <w:rPr>
          <w:sz w:val="25"/>
          <w:szCs w:val="25"/>
        </w:rPr>
        <w:t xml:space="preserve"> </w:t>
      </w:r>
      <w:r w:rsidRPr="006757A0">
        <w:rPr>
          <w:sz w:val="25"/>
          <w:szCs w:val="25"/>
        </w:rPr>
        <w:t>Tech</w:t>
      </w:r>
    </w:p>
    <w:p w14:paraId="61EE4B2F" w14:textId="77777777" w:rsidR="00D46801" w:rsidRPr="00E26BE8" w:rsidRDefault="00D46801" w:rsidP="00D4680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 w:val="en-US"/>
        </w:rPr>
      </w:pPr>
      <w:r w:rsidRPr="00BB5FC7">
        <w:rPr>
          <w:sz w:val="25"/>
          <w:szCs w:val="25"/>
          <w:u w:val="single"/>
        </w:rPr>
        <w:t>Python programming</w:t>
      </w:r>
      <w:r>
        <w:rPr>
          <w:sz w:val="25"/>
          <w:szCs w:val="25"/>
        </w:rPr>
        <w:t xml:space="preserve"> internship at </w:t>
      </w:r>
      <w:proofErr w:type="spellStart"/>
      <w:r>
        <w:rPr>
          <w:sz w:val="25"/>
          <w:szCs w:val="25"/>
        </w:rPr>
        <w:t>CodSoft</w:t>
      </w:r>
      <w:proofErr w:type="spellEnd"/>
    </w:p>
    <w:p w14:paraId="0DC745B6" w14:textId="77777777" w:rsidR="00D46801" w:rsidRDefault="00D46801" w:rsidP="00D468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CONFERENCES PARTICIPATED</w:t>
      </w:r>
    </w:p>
    <w:p w14:paraId="30C9FF5B" w14:textId="77777777" w:rsidR="00D46801" w:rsidRPr="00FF700E" w:rsidRDefault="00D46801" w:rsidP="00D46801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  <w:lang w:val="en-US"/>
        </w:rPr>
        <w:t xml:space="preserve">Attended 3-day workshop on </w:t>
      </w:r>
      <w:r w:rsidRPr="00BB5FC7">
        <w:rPr>
          <w:sz w:val="25"/>
          <w:szCs w:val="25"/>
          <w:u w:val="single"/>
          <w:lang w:val="en-US"/>
        </w:rPr>
        <w:t>python</w:t>
      </w:r>
      <w:r>
        <w:rPr>
          <w:sz w:val="25"/>
          <w:szCs w:val="25"/>
          <w:lang w:val="en-US"/>
        </w:rPr>
        <w:t xml:space="preserve"> by TASK</w:t>
      </w:r>
    </w:p>
    <w:p w14:paraId="50560E4A" w14:textId="77777777" w:rsidR="00D46801" w:rsidRPr="00FF700E" w:rsidRDefault="00D46801" w:rsidP="00D46801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  <w:lang w:val="en-US"/>
        </w:rPr>
        <w:t xml:space="preserve">Attended 3-day workshop on </w:t>
      </w:r>
      <w:r w:rsidRPr="00BB5FC7">
        <w:rPr>
          <w:sz w:val="25"/>
          <w:szCs w:val="25"/>
          <w:u w:val="single"/>
          <w:lang w:val="en-US"/>
        </w:rPr>
        <w:t>SQL</w:t>
      </w:r>
      <w:r>
        <w:rPr>
          <w:sz w:val="25"/>
          <w:szCs w:val="25"/>
          <w:lang w:val="en-US"/>
        </w:rPr>
        <w:t xml:space="preserve"> by TASK</w:t>
      </w:r>
    </w:p>
    <w:p w14:paraId="106F0A9F" w14:textId="77777777" w:rsidR="00D46801" w:rsidRPr="00FF700E" w:rsidRDefault="00D46801" w:rsidP="00D46801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  <w:lang w:val="en-US"/>
        </w:rPr>
        <w:t xml:space="preserve">Attended 3-day workshop on </w:t>
      </w:r>
      <w:r w:rsidRPr="00BB5FC7">
        <w:rPr>
          <w:sz w:val="25"/>
          <w:szCs w:val="25"/>
          <w:u w:val="single"/>
          <w:lang w:val="en-US"/>
        </w:rPr>
        <w:t>21</w:t>
      </w:r>
      <w:r w:rsidRPr="00BB5FC7">
        <w:rPr>
          <w:sz w:val="25"/>
          <w:szCs w:val="25"/>
          <w:u w:val="single"/>
          <w:vertAlign w:val="superscript"/>
          <w:lang w:val="en-US"/>
        </w:rPr>
        <w:t>st</w:t>
      </w:r>
      <w:r w:rsidRPr="00BB5FC7">
        <w:rPr>
          <w:sz w:val="25"/>
          <w:szCs w:val="25"/>
          <w:u w:val="single"/>
          <w:lang w:val="en-US"/>
        </w:rPr>
        <w:t xml:space="preserve"> century skills</w:t>
      </w:r>
      <w:r>
        <w:rPr>
          <w:sz w:val="25"/>
          <w:szCs w:val="25"/>
          <w:lang w:val="en-US"/>
        </w:rPr>
        <w:t xml:space="preserve"> by TASK</w:t>
      </w:r>
    </w:p>
    <w:p w14:paraId="0EF73228" w14:textId="77777777" w:rsidR="00D46801" w:rsidRPr="00410F50" w:rsidRDefault="00D46801" w:rsidP="00D46801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  <w:lang w:val="en-US"/>
        </w:rPr>
        <w:t xml:space="preserve">Attended 3-day workshop on </w:t>
      </w:r>
      <w:r w:rsidRPr="00BB5FC7">
        <w:rPr>
          <w:sz w:val="25"/>
          <w:szCs w:val="25"/>
          <w:u w:val="single"/>
          <w:lang w:val="en-US"/>
        </w:rPr>
        <w:t>Cloud computing</w:t>
      </w:r>
      <w:r>
        <w:rPr>
          <w:sz w:val="25"/>
          <w:szCs w:val="25"/>
          <w:lang w:val="en-US"/>
        </w:rPr>
        <w:t xml:space="preserve"> by TASK</w:t>
      </w:r>
    </w:p>
    <w:p w14:paraId="3C4BEB71" w14:textId="77777777" w:rsidR="00D46801" w:rsidRPr="00FF700E" w:rsidRDefault="00D46801" w:rsidP="00D46801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  <w:lang w:val="en-US"/>
        </w:rPr>
        <w:t xml:space="preserve">Attended 3-day workshop on </w:t>
      </w:r>
      <w:r w:rsidRPr="00BB5FC7">
        <w:rPr>
          <w:sz w:val="25"/>
          <w:szCs w:val="25"/>
          <w:u w:val="single"/>
          <w:lang w:val="en-US"/>
        </w:rPr>
        <w:t>NS2</w:t>
      </w:r>
      <w:r>
        <w:rPr>
          <w:sz w:val="25"/>
          <w:szCs w:val="25"/>
          <w:lang w:val="en-US"/>
        </w:rPr>
        <w:t xml:space="preserve"> by TASK</w:t>
      </w:r>
    </w:p>
    <w:p w14:paraId="47942FC2" w14:textId="77777777" w:rsidR="00D46801" w:rsidRPr="00FF700E" w:rsidRDefault="00D46801" w:rsidP="00D46801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5"/>
          <w:szCs w:val="25"/>
          <w:lang w:val="en-US"/>
        </w:rPr>
        <w:t xml:space="preserve">Participated in </w:t>
      </w:r>
      <w:proofErr w:type="spellStart"/>
      <w:r>
        <w:rPr>
          <w:sz w:val="25"/>
          <w:szCs w:val="25"/>
          <w:lang w:val="en-US"/>
        </w:rPr>
        <w:t>Young_turks</w:t>
      </w:r>
      <w:proofErr w:type="spellEnd"/>
      <w:r>
        <w:rPr>
          <w:sz w:val="25"/>
          <w:szCs w:val="25"/>
          <w:lang w:val="en-US"/>
        </w:rPr>
        <w:t xml:space="preserve"> competition by Naukri</w:t>
      </w:r>
    </w:p>
    <w:p w14:paraId="0A49F314" w14:textId="77777777" w:rsidR="00D46801" w:rsidRPr="00016569" w:rsidRDefault="00D46801" w:rsidP="005A26F5">
      <w:pPr>
        <w:rPr>
          <w:b/>
          <w:bCs/>
          <w:sz w:val="28"/>
          <w:szCs w:val="28"/>
          <w:lang w:val="en-US"/>
        </w:rPr>
      </w:pPr>
    </w:p>
    <w:p w14:paraId="700BB675" w14:textId="328B6ED4" w:rsidR="005A26F5" w:rsidRDefault="00016569" w:rsidP="005A26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TECHNICAL PROFILE</w:t>
      </w:r>
    </w:p>
    <w:p w14:paraId="472B1969" w14:textId="724C105D" w:rsidR="00016569" w:rsidRPr="00016569" w:rsidRDefault="00016569" w:rsidP="00016569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 w:rsidRPr="00C160B0">
        <w:rPr>
          <w:b/>
          <w:bCs/>
          <w:sz w:val="25"/>
          <w:szCs w:val="25"/>
        </w:rPr>
        <w:t>Operating Systems</w:t>
      </w:r>
      <w:r w:rsidRPr="00016569">
        <w:rPr>
          <w:sz w:val="25"/>
          <w:szCs w:val="25"/>
        </w:rPr>
        <w:t>:</w:t>
      </w:r>
      <w:r>
        <w:rPr>
          <w:sz w:val="25"/>
          <w:szCs w:val="25"/>
        </w:rPr>
        <w:t xml:space="preserve"> Windows 11, Ubuntu 20. 04. 6</w:t>
      </w:r>
    </w:p>
    <w:p w14:paraId="6D658F13" w14:textId="73E1E657" w:rsidR="00016569" w:rsidRPr="00016569" w:rsidRDefault="00016569" w:rsidP="00016569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 w:rsidRPr="00C160B0">
        <w:rPr>
          <w:b/>
          <w:bCs/>
          <w:sz w:val="25"/>
          <w:szCs w:val="25"/>
        </w:rPr>
        <w:t>Frontend languages</w:t>
      </w:r>
      <w:r>
        <w:rPr>
          <w:sz w:val="25"/>
          <w:szCs w:val="25"/>
        </w:rPr>
        <w:t>: html, CSS, JavaScript</w:t>
      </w:r>
      <w:r w:rsidR="00C160B0">
        <w:rPr>
          <w:sz w:val="25"/>
          <w:szCs w:val="25"/>
        </w:rPr>
        <w:t>,</w:t>
      </w:r>
      <w:r w:rsidR="00490206">
        <w:rPr>
          <w:sz w:val="25"/>
          <w:szCs w:val="25"/>
        </w:rPr>
        <w:t xml:space="preserve"> </w:t>
      </w:r>
      <w:r w:rsidR="00C160B0">
        <w:rPr>
          <w:sz w:val="25"/>
          <w:szCs w:val="25"/>
        </w:rPr>
        <w:t>React</w:t>
      </w:r>
      <w:r w:rsidR="00490206">
        <w:rPr>
          <w:sz w:val="25"/>
          <w:szCs w:val="25"/>
        </w:rPr>
        <w:t>JS (JS library)</w:t>
      </w:r>
    </w:p>
    <w:p w14:paraId="318EC5DF" w14:textId="69436164" w:rsidR="00B9592E" w:rsidRDefault="00016569" w:rsidP="00B9592E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 w:rsidRPr="00C160B0">
        <w:rPr>
          <w:b/>
          <w:bCs/>
          <w:sz w:val="25"/>
          <w:szCs w:val="25"/>
          <w:lang w:val="en-US"/>
        </w:rPr>
        <w:t>Backend languages</w:t>
      </w:r>
      <w:r>
        <w:rPr>
          <w:sz w:val="25"/>
          <w:szCs w:val="25"/>
          <w:lang w:val="en-US"/>
        </w:rPr>
        <w:t>: c, java, Python</w:t>
      </w:r>
      <w:r w:rsidR="00B9592E">
        <w:rPr>
          <w:sz w:val="25"/>
          <w:szCs w:val="25"/>
          <w:lang w:val="en-US"/>
        </w:rPr>
        <w:t>, MySQL, SQL</w:t>
      </w:r>
    </w:p>
    <w:p w14:paraId="3C90E3A2" w14:textId="1D9D0B09" w:rsidR="00B353ED" w:rsidRDefault="00B353ED" w:rsidP="00B9592E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 w:rsidRPr="00764EE6">
        <w:rPr>
          <w:b/>
          <w:bCs/>
          <w:sz w:val="25"/>
          <w:szCs w:val="25"/>
          <w:lang w:val="en-US"/>
        </w:rPr>
        <w:t>Familiar with tools</w:t>
      </w:r>
      <w:r w:rsidR="00764EE6" w:rsidRPr="00B44D87">
        <w:rPr>
          <w:sz w:val="25"/>
          <w:szCs w:val="25"/>
          <w:lang w:val="en-US"/>
        </w:rPr>
        <w:t>:</w:t>
      </w:r>
      <w:r>
        <w:rPr>
          <w:sz w:val="25"/>
          <w:szCs w:val="25"/>
          <w:lang w:val="en-US"/>
        </w:rPr>
        <w:t xml:space="preserve"> </w:t>
      </w:r>
      <w:r w:rsidR="00CC79AD">
        <w:rPr>
          <w:sz w:val="25"/>
          <w:szCs w:val="25"/>
          <w:lang w:val="en-US"/>
        </w:rPr>
        <w:t xml:space="preserve">Microsoft word, excel, ppt, </w:t>
      </w:r>
      <w:r>
        <w:rPr>
          <w:sz w:val="25"/>
          <w:szCs w:val="25"/>
          <w:lang w:val="en-US"/>
        </w:rPr>
        <w:t xml:space="preserve">git, GitHub, </w:t>
      </w:r>
      <w:r w:rsidR="00764EE6">
        <w:rPr>
          <w:sz w:val="25"/>
          <w:szCs w:val="25"/>
          <w:lang w:val="en-US"/>
        </w:rPr>
        <w:t>Docker</w:t>
      </w:r>
      <w:r w:rsidR="00F10093">
        <w:rPr>
          <w:sz w:val="25"/>
          <w:szCs w:val="25"/>
          <w:lang w:val="en-US"/>
        </w:rPr>
        <w:t xml:space="preserve">, </w:t>
      </w:r>
      <w:proofErr w:type="spellStart"/>
      <w:r w:rsidR="00F10093">
        <w:rPr>
          <w:sz w:val="25"/>
          <w:szCs w:val="25"/>
          <w:lang w:val="en-US"/>
        </w:rPr>
        <w:t>PowerBI</w:t>
      </w:r>
      <w:proofErr w:type="spellEnd"/>
    </w:p>
    <w:p w14:paraId="5CF901F1" w14:textId="20127662" w:rsidR="00B9592E" w:rsidRDefault="00B9592E" w:rsidP="00B95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REPORT</w:t>
      </w:r>
    </w:p>
    <w:p w14:paraId="18B3C610" w14:textId="44CB2ECF" w:rsidR="006757A0" w:rsidRDefault="006757A0" w:rsidP="006757A0">
      <w:pPr>
        <w:pStyle w:val="ListParagraph"/>
        <w:numPr>
          <w:ilvl w:val="0"/>
          <w:numId w:val="8"/>
        </w:numPr>
        <w:rPr>
          <w:sz w:val="25"/>
          <w:szCs w:val="25"/>
          <w:lang w:val="en-US"/>
        </w:rPr>
      </w:pPr>
      <w:r w:rsidRPr="006757A0">
        <w:rPr>
          <w:sz w:val="25"/>
          <w:szCs w:val="25"/>
          <w:lang w:val="en-US"/>
        </w:rPr>
        <w:t>Library management System project by using Django, html, CSS, SQ</w:t>
      </w:r>
      <w:r w:rsidR="007D3F57">
        <w:rPr>
          <w:sz w:val="25"/>
          <w:szCs w:val="25"/>
          <w:lang w:val="en-US"/>
        </w:rPr>
        <w:t>L</w:t>
      </w:r>
      <w:r w:rsidRPr="006757A0">
        <w:rPr>
          <w:sz w:val="25"/>
          <w:szCs w:val="25"/>
          <w:lang w:val="en-US"/>
        </w:rPr>
        <w:t>ite</w:t>
      </w:r>
    </w:p>
    <w:p w14:paraId="1F742D98" w14:textId="4D3DC978" w:rsidR="004C5A93" w:rsidRPr="006757A0" w:rsidRDefault="004C5A93" w:rsidP="006757A0">
      <w:pPr>
        <w:pStyle w:val="ListParagraph"/>
        <w:numPr>
          <w:ilvl w:val="0"/>
          <w:numId w:val="8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Simple posting website using Html</w:t>
      </w:r>
      <w:r w:rsidR="00F04F7D">
        <w:rPr>
          <w:sz w:val="25"/>
          <w:szCs w:val="25"/>
          <w:lang w:val="en-US"/>
        </w:rPr>
        <w:t>, CSS, ReactJ</w:t>
      </w:r>
      <w:r w:rsidR="00B11AA5">
        <w:rPr>
          <w:sz w:val="25"/>
          <w:szCs w:val="25"/>
          <w:lang w:val="en-US"/>
        </w:rPr>
        <w:t>S</w:t>
      </w:r>
      <w:r w:rsidR="00F04F7D">
        <w:rPr>
          <w:sz w:val="25"/>
          <w:szCs w:val="25"/>
          <w:lang w:val="en-US"/>
        </w:rPr>
        <w:t xml:space="preserve"> and Python - Flask</w:t>
      </w:r>
    </w:p>
    <w:p w14:paraId="2DA07969" w14:textId="1FFC04AE" w:rsidR="00B9592E" w:rsidRDefault="00B9592E" w:rsidP="00B95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STRENGTHS</w:t>
      </w:r>
    </w:p>
    <w:p w14:paraId="42866E5F" w14:textId="1D6C6CCC" w:rsidR="00B9592E" w:rsidRDefault="00B9592E" w:rsidP="00B9592E">
      <w:pPr>
        <w:pStyle w:val="ListParagraph"/>
        <w:numPr>
          <w:ilvl w:val="0"/>
          <w:numId w:val="5"/>
        </w:numPr>
        <w:rPr>
          <w:sz w:val="25"/>
          <w:szCs w:val="25"/>
        </w:rPr>
      </w:pPr>
      <w:r w:rsidRPr="00B9592E">
        <w:rPr>
          <w:sz w:val="25"/>
          <w:szCs w:val="25"/>
        </w:rPr>
        <w:t>Positive</w:t>
      </w:r>
      <w:r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Attitude</w:t>
      </w:r>
    </w:p>
    <w:p w14:paraId="24B052B8" w14:textId="586E9019" w:rsidR="00B9592E" w:rsidRDefault="00B9592E" w:rsidP="00B9592E">
      <w:pPr>
        <w:pStyle w:val="ListParagraph"/>
        <w:numPr>
          <w:ilvl w:val="0"/>
          <w:numId w:val="5"/>
        </w:numPr>
        <w:rPr>
          <w:sz w:val="25"/>
          <w:szCs w:val="25"/>
        </w:rPr>
      </w:pPr>
      <w:r w:rsidRPr="00B9592E">
        <w:rPr>
          <w:sz w:val="25"/>
          <w:szCs w:val="25"/>
        </w:rPr>
        <w:t>Determination</w:t>
      </w:r>
    </w:p>
    <w:p w14:paraId="5944A91F" w14:textId="116D51CE" w:rsidR="00B9592E" w:rsidRDefault="00B9592E" w:rsidP="00B9592E">
      <w:pPr>
        <w:pStyle w:val="ListParagraph"/>
        <w:numPr>
          <w:ilvl w:val="0"/>
          <w:numId w:val="5"/>
        </w:numPr>
        <w:rPr>
          <w:sz w:val="25"/>
          <w:szCs w:val="25"/>
        </w:rPr>
      </w:pPr>
      <w:r w:rsidRPr="00B9592E">
        <w:rPr>
          <w:sz w:val="25"/>
          <w:szCs w:val="25"/>
        </w:rPr>
        <w:t>T</w:t>
      </w:r>
      <w:r>
        <w:rPr>
          <w:sz w:val="25"/>
          <w:szCs w:val="25"/>
        </w:rPr>
        <w:t>i</w:t>
      </w:r>
      <w:r w:rsidRPr="00B9592E">
        <w:rPr>
          <w:sz w:val="25"/>
          <w:szCs w:val="25"/>
        </w:rPr>
        <w:t>m</w:t>
      </w:r>
      <w:r>
        <w:rPr>
          <w:sz w:val="25"/>
          <w:szCs w:val="25"/>
        </w:rPr>
        <w:t xml:space="preserve">e </w:t>
      </w:r>
      <w:r w:rsidRPr="00B9592E">
        <w:rPr>
          <w:sz w:val="25"/>
          <w:szCs w:val="25"/>
        </w:rPr>
        <w:t>Managemen</w:t>
      </w:r>
      <w:r>
        <w:rPr>
          <w:sz w:val="25"/>
          <w:szCs w:val="25"/>
        </w:rPr>
        <w:t>t</w:t>
      </w:r>
    </w:p>
    <w:p w14:paraId="42A523F8" w14:textId="6A15ABEB" w:rsidR="00B9592E" w:rsidRDefault="00B9592E" w:rsidP="00B9592E">
      <w:pPr>
        <w:pStyle w:val="ListParagraph"/>
        <w:numPr>
          <w:ilvl w:val="0"/>
          <w:numId w:val="5"/>
        </w:numPr>
        <w:rPr>
          <w:sz w:val="25"/>
          <w:szCs w:val="25"/>
        </w:rPr>
      </w:pPr>
      <w:r>
        <w:rPr>
          <w:sz w:val="25"/>
          <w:szCs w:val="25"/>
        </w:rPr>
        <w:t>Patience</w:t>
      </w:r>
    </w:p>
    <w:p w14:paraId="01A60781" w14:textId="71F85F49" w:rsidR="00B9592E" w:rsidRPr="00B9592E" w:rsidRDefault="00B9592E" w:rsidP="00B9592E">
      <w:pPr>
        <w:pStyle w:val="ListParagraph"/>
        <w:numPr>
          <w:ilvl w:val="0"/>
          <w:numId w:val="5"/>
        </w:numPr>
        <w:rPr>
          <w:sz w:val="25"/>
          <w:szCs w:val="25"/>
        </w:rPr>
      </w:pPr>
      <w:r>
        <w:rPr>
          <w:sz w:val="25"/>
          <w:szCs w:val="25"/>
        </w:rPr>
        <w:t>Problem solving skills</w:t>
      </w:r>
    </w:p>
    <w:p w14:paraId="658A9488" w14:textId="46B5ABA3" w:rsidR="00B9592E" w:rsidRDefault="00B9592E" w:rsidP="00B95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WEAKNESSES</w:t>
      </w:r>
    </w:p>
    <w:p w14:paraId="3761C2D7" w14:textId="5760542D" w:rsidR="00B9592E" w:rsidRPr="00B9592E" w:rsidRDefault="00B9592E" w:rsidP="00B9592E">
      <w:pPr>
        <w:pStyle w:val="ListParagraph"/>
        <w:numPr>
          <w:ilvl w:val="0"/>
          <w:numId w:val="6"/>
        </w:numPr>
        <w:rPr>
          <w:sz w:val="25"/>
          <w:szCs w:val="25"/>
          <w:lang w:val="en-US"/>
        </w:rPr>
      </w:pPr>
      <w:r w:rsidRPr="00B9592E">
        <w:rPr>
          <w:sz w:val="25"/>
          <w:szCs w:val="25"/>
        </w:rPr>
        <w:t>Have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a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difficulty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in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saying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NO</w:t>
      </w:r>
    </w:p>
    <w:p w14:paraId="299642CE" w14:textId="7C35FDE2" w:rsidR="00B9592E" w:rsidRPr="004E0E6D" w:rsidRDefault="00B9592E" w:rsidP="00B9592E">
      <w:pPr>
        <w:pStyle w:val="ListParagraph"/>
        <w:numPr>
          <w:ilvl w:val="0"/>
          <w:numId w:val="6"/>
        </w:numPr>
        <w:rPr>
          <w:sz w:val="25"/>
          <w:szCs w:val="25"/>
          <w:lang w:val="en-US"/>
        </w:rPr>
      </w:pPr>
      <w:r w:rsidRPr="00B9592E">
        <w:rPr>
          <w:sz w:val="25"/>
          <w:szCs w:val="25"/>
        </w:rPr>
        <w:t>Being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particular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about</w:t>
      </w:r>
      <w:r w:rsidR="006757A0"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>perfection</w:t>
      </w:r>
    </w:p>
    <w:p w14:paraId="17E8CF64" w14:textId="33015B4A" w:rsidR="004E0E6D" w:rsidRPr="00B9592E" w:rsidRDefault="004E0E6D" w:rsidP="00B9592E">
      <w:pPr>
        <w:pStyle w:val="ListParagraph"/>
        <w:numPr>
          <w:ilvl w:val="0"/>
          <w:numId w:val="6"/>
        </w:numPr>
        <w:rPr>
          <w:sz w:val="25"/>
          <w:szCs w:val="25"/>
          <w:lang w:val="en-US"/>
        </w:rPr>
      </w:pPr>
      <w:r>
        <w:rPr>
          <w:sz w:val="25"/>
          <w:szCs w:val="25"/>
        </w:rPr>
        <w:t>Not a multi tasker</w:t>
      </w:r>
    </w:p>
    <w:p w14:paraId="7E2C01DD" w14:textId="266401A3" w:rsidR="00B9592E" w:rsidRDefault="00B9592E" w:rsidP="00B95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PERSONAL GROWTH</w:t>
      </w:r>
    </w:p>
    <w:p w14:paraId="73DBC8B9" w14:textId="68AB7236" w:rsidR="00B9592E" w:rsidRDefault="00B9592E" w:rsidP="00B9592E">
      <w:pPr>
        <w:pStyle w:val="ListParagraph"/>
        <w:numPr>
          <w:ilvl w:val="0"/>
          <w:numId w:val="4"/>
        </w:numPr>
        <w:rPr>
          <w:sz w:val="25"/>
          <w:szCs w:val="25"/>
        </w:rPr>
      </w:pPr>
      <w:r>
        <w:rPr>
          <w:sz w:val="25"/>
          <w:szCs w:val="25"/>
        </w:rPr>
        <w:t>Reading books</w:t>
      </w:r>
    </w:p>
    <w:p w14:paraId="5F011542" w14:textId="64CC633F" w:rsidR="00B9592E" w:rsidRDefault="00B9592E" w:rsidP="00B9592E">
      <w:pPr>
        <w:pStyle w:val="ListParagraph"/>
        <w:numPr>
          <w:ilvl w:val="0"/>
          <w:numId w:val="4"/>
        </w:numPr>
        <w:rPr>
          <w:sz w:val="25"/>
          <w:szCs w:val="25"/>
        </w:rPr>
      </w:pPr>
      <w:r>
        <w:rPr>
          <w:sz w:val="25"/>
          <w:szCs w:val="25"/>
        </w:rPr>
        <w:t>Spending time with family</w:t>
      </w:r>
    </w:p>
    <w:p w14:paraId="2B43A669" w14:textId="410D2333" w:rsidR="00B9592E" w:rsidRPr="00B9592E" w:rsidRDefault="00B9592E" w:rsidP="00B9592E">
      <w:pPr>
        <w:pStyle w:val="ListParagraph"/>
        <w:numPr>
          <w:ilvl w:val="0"/>
          <w:numId w:val="4"/>
        </w:numPr>
        <w:rPr>
          <w:sz w:val="25"/>
          <w:szCs w:val="25"/>
        </w:rPr>
      </w:pPr>
      <w:r>
        <w:rPr>
          <w:sz w:val="25"/>
          <w:szCs w:val="25"/>
        </w:rPr>
        <w:t>Learning something new</w:t>
      </w:r>
    </w:p>
    <w:p w14:paraId="34BF48CA" w14:textId="788D0FB5" w:rsidR="00B9592E" w:rsidRDefault="00B9592E" w:rsidP="00B95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PERSONAL PROFILE</w:t>
      </w:r>
    </w:p>
    <w:p w14:paraId="5B96F909" w14:textId="77777777" w:rsidR="00B9592E" w:rsidRDefault="00B9592E" w:rsidP="00B9592E">
      <w:pPr>
        <w:rPr>
          <w:sz w:val="25"/>
          <w:szCs w:val="25"/>
        </w:rPr>
      </w:pPr>
      <w:r w:rsidRPr="00BB174C">
        <w:rPr>
          <w:b/>
          <w:bCs/>
          <w:sz w:val="25"/>
          <w:szCs w:val="25"/>
        </w:rPr>
        <w:t>Date of Birth:</w:t>
      </w:r>
      <w:r w:rsidRPr="00B9592E">
        <w:rPr>
          <w:sz w:val="25"/>
          <w:szCs w:val="25"/>
        </w:rPr>
        <w:t xml:space="preserve"> </w:t>
      </w:r>
      <w:r>
        <w:rPr>
          <w:sz w:val="25"/>
          <w:szCs w:val="25"/>
        </w:rPr>
        <w:t>14</w:t>
      </w:r>
      <w:r w:rsidRPr="00B9592E">
        <w:rPr>
          <w:sz w:val="25"/>
          <w:szCs w:val="25"/>
          <w:vertAlign w:val="superscript"/>
        </w:rPr>
        <w:t>th</w:t>
      </w:r>
      <w:r>
        <w:rPr>
          <w:sz w:val="25"/>
          <w:szCs w:val="25"/>
        </w:rPr>
        <w:t xml:space="preserve"> AUGUST 2004</w:t>
      </w:r>
    </w:p>
    <w:p w14:paraId="5275489B" w14:textId="237B29DD" w:rsidR="00B9592E" w:rsidRDefault="00B9592E" w:rsidP="00B9592E">
      <w:pPr>
        <w:rPr>
          <w:sz w:val="25"/>
          <w:szCs w:val="25"/>
        </w:rPr>
      </w:pPr>
      <w:r w:rsidRPr="00BB174C">
        <w:rPr>
          <w:b/>
          <w:bCs/>
          <w:sz w:val="25"/>
          <w:szCs w:val="25"/>
        </w:rPr>
        <w:lastRenderedPageBreak/>
        <w:t>Languages known:</w:t>
      </w:r>
      <w:r w:rsidRPr="00B9592E">
        <w:rPr>
          <w:sz w:val="25"/>
          <w:szCs w:val="25"/>
        </w:rPr>
        <w:t xml:space="preserve"> English,</w:t>
      </w:r>
      <w:r>
        <w:rPr>
          <w:sz w:val="25"/>
          <w:szCs w:val="25"/>
        </w:rPr>
        <w:t xml:space="preserve"> </w:t>
      </w:r>
      <w:r w:rsidR="00FF700E" w:rsidRPr="00B9592E">
        <w:rPr>
          <w:sz w:val="25"/>
          <w:szCs w:val="25"/>
        </w:rPr>
        <w:t>Telugu</w:t>
      </w:r>
      <w:r w:rsidR="00FF700E">
        <w:rPr>
          <w:sz w:val="25"/>
          <w:szCs w:val="25"/>
        </w:rPr>
        <w:t xml:space="preserve"> (</w:t>
      </w:r>
      <w:r>
        <w:rPr>
          <w:sz w:val="25"/>
          <w:szCs w:val="25"/>
        </w:rPr>
        <w:t xml:space="preserve">Mother </w:t>
      </w:r>
      <w:r w:rsidR="00FF700E">
        <w:rPr>
          <w:sz w:val="25"/>
          <w:szCs w:val="25"/>
        </w:rPr>
        <w:t>tongue</w:t>
      </w:r>
      <w:r>
        <w:rPr>
          <w:sz w:val="25"/>
          <w:szCs w:val="25"/>
        </w:rPr>
        <w:t>)</w:t>
      </w:r>
      <w:r w:rsidRPr="00B9592E">
        <w:rPr>
          <w:sz w:val="25"/>
          <w:szCs w:val="25"/>
        </w:rPr>
        <w:t>,</w:t>
      </w:r>
      <w:r>
        <w:rPr>
          <w:sz w:val="25"/>
          <w:szCs w:val="25"/>
        </w:rPr>
        <w:t xml:space="preserve"> </w:t>
      </w:r>
      <w:r w:rsidRPr="00B9592E">
        <w:rPr>
          <w:sz w:val="25"/>
          <w:szCs w:val="25"/>
        </w:rPr>
        <w:t xml:space="preserve">Hindi. </w:t>
      </w:r>
    </w:p>
    <w:p w14:paraId="31322B8E" w14:textId="2C5CA9C4" w:rsidR="00B9592E" w:rsidRDefault="00B9592E" w:rsidP="00B9592E">
      <w:pPr>
        <w:rPr>
          <w:sz w:val="25"/>
          <w:szCs w:val="25"/>
        </w:rPr>
      </w:pPr>
      <w:r w:rsidRPr="00BB174C">
        <w:rPr>
          <w:b/>
          <w:bCs/>
          <w:sz w:val="25"/>
          <w:szCs w:val="25"/>
        </w:rPr>
        <w:t>Father</w:t>
      </w:r>
      <w:r w:rsidR="00042967" w:rsidRPr="00BB174C">
        <w:rPr>
          <w:b/>
          <w:bCs/>
          <w:sz w:val="25"/>
          <w:szCs w:val="25"/>
        </w:rPr>
        <w:t>’</w:t>
      </w:r>
      <w:r w:rsidRPr="00BB174C">
        <w:rPr>
          <w:b/>
          <w:bCs/>
          <w:sz w:val="25"/>
          <w:szCs w:val="25"/>
        </w:rPr>
        <w:t>s Name:</w:t>
      </w:r>
      <w:r w:rsidRPr="00B9592E">
        <w:rPr>
          <w:sz w:val="25"/>
          <w:szCs w:val="25"/>
        </w:rPr>
        <w:t xml:space="preserve"> </w:t>
      </w:r>
      <w:r>
        <w:rPr>
          <w:sz w:val="25"/>
          <w:szCs w:val="25"/>
        </w:rPr>
        <w:t>Mr. M. Sridhar Shastri</w:t>
      </w:r>
      <w:r w:rsidRPr="00B9592E">
        <w:rPr>
          <w:sz w:val="25"/>
          <w:szCs w:val="25"/>
        </w:rPr>
        <w:t xml:space="preserve"> </w:t>
      </w:r>
    </w:p>
    <w:p w14:paraId="43D13094" w14:textId="5184FFA2" w:rsidR="00B9592E" w:rsidRDefault="00B9592E" w:rsidP="00B9592E">
      <w:pPr>
        <w:rPr>
          <w:sz w:val="25"/>
          <w:szCs w:val="25"/>
        </w:rPr>
      </w:pPr>
      <w:r w:rsidRPr="00BB174C">
        <w:rPr>
          <w:b/>
          <w:bCs/>
          <w:sz w:val="25"/>
          <w:szCs w:val="25"/>
        </w:rPr>
        <w:t>Mother</w:t>
      </w:r>
      <w:r w:rsidR="00042967" w:rsidRPr="00BB174C">
        <w:rPr>
          <w:b/>
          <w:bCs/>
          <w:sz w:val="25"/>
          <w:szCs w:val="25"/>
        </w:rPr>
        <w:t>’</w:t>
      </w:r>
      <w:r w:rsidR="0055538F" w:rsidRPr="00BB174C">
        <w:rPr>
          <w:b/>
          <w:bCs/>
          <w:sz w:val="25"/>
          <w:szCs w:val="25"/>
        </w:rPr>
        <w:t>s</w:t>
      </w:r>
      <w:r w:rsidRPr="00BB174C">
        <w:rPr>
          <w:b/>
          <w:bCs/>
          <w:sz w:val="25"/>
          <w:szCs w:val="25"/>
        </w:rPr>
        <w:t xml:space="preserve"> Name:</w:t>
      </w:r>
      <w:r w:rsidRPr="00B9592E">
        <w:rPr>
          <w:sz w:val="25"/>
          <w:szCs w:val="25"/>
        </w:rPr>
        <w:t xml:space="preserve"> Mrs.</w:t>
      </w:r>
      <w:r>
        <w:rPr>
          <w:sz w:val="25"/>
          <w:szCs w:val="25"/>
        </w:rPr>
        <w:t xml:space="preserve"> M. UmaDevi</w:t>
      </w:r>
      <w:r w:rsidRPr="00B9592E">
        <w:rPr>
          <w:sz w:val="25"/>
          <w:szCs w:val="25"/>
        </w:rPr>
        <w:t xml:space="preserve"> </w:t>
      </w:r>
    </w:p>
    <w:p w14:paraId="55E39A8D" w14:textId="4936E29B" w:rsidR="00B9592E" w:rsidRPr="00B9592E" w:rsidRDefault="00B9592E" w:rsidP="00B9592E">
      <w:pPr>
        <w:rPr>
          <w:sz w:val="25"/>
          <w:szCs w:val="25"/>
          <w:lang w:val="en-US"/>
        </w:rPr>
      </w:pPr>
      <w:r w:rsidRPr="00BB174C">
        <w:rPr>
          <w:b/>
          <w:bCs/>
          <w:sz w:val="25"/>
          <w:szCs w:val="25"/>
        </w:rPr>
        <w:t xml:space="preserve">Address: </w:t>
      </w:r>
      <w:r>
        <w:rPr>
          <w:sz w:val="25"/>
          <w:szCs w:val="25"/>
        </w:rPr>
        <w:t xml:space="preserve">PSR Centre, </w:t>
      </w:r>
      <w:proofErr w:type="spellStart"/>
      <w:r>
        <w:rPr>
          <w:sz w:val="25"/>
          <w:szCs w:val="25"/>
        </w:rPr>
        <w:t>Suryapet</w:t>
      </w:r>
      <w:proofErr w:type="spellEnd"/>
      <w:r w:rsidR="006757A0">
        <w:rPr>
          <w:sz w:val="25"/>
          <w:szCs w:val="25"/>
        </w:rPr>
        <w:t>.</w:t>
      </w:r>
    </w:p>
    <w:p w14:paraId="6AAB21E2" w14:textId="1D51BC4E" w:rsidR="00B9592E" w:rsidRDefault="00B9592E" w:rsidP="00B95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DECLARATION</w:t>
      </w:r>
    </w:p>
    <w:p w14:paraId="115E045E" w14:textId="638DF48C" w:rsidR="005A26F5" w:rsidRDefault="006757A0" w:rsidP="005A26F5">
      <w:pPr>
        <w:rPr>
          <w:sz w:val="25"/>
          <w:szCs w:val="25"/>
        </w:rPr>
      </w:pPr>
      <w:r w:rsidRPr="006757A0">
        <w:rPr>
          <w:sz w:val="25"/>
          <w:szCs w:val="25"/>
        </w:rPr>
        <w:t>It is hereby acknowledged that the information furnished above is true to my knowledge.</w:t>
      </w:r>
    </w:p>
    <w:p w14:paraId="0B580620" w14:textId="4D7B8A96" w:rsidR="006757A0" w:rsidRDefault="006757A0" w:rsidP="005A26F5">
      <w:pPr>
        <w:rPr>
          <w:sz w:val="25"/>
          <w:szCs w:val="25"/>
        </w:rPr>
      </w:pPr>
      <w:r w:rsidRPr="006757A0">
        <w:rPr>
          <w:sz w:val="25"/>
          <w:szCs w:val="25"/>
        </w:rPr>
        <w:t xml:space="preserve">Place: </w:t>
      </w:r>
      <w:proofErr w:type="spellStart"/>
      <w:r>
        <w:rPr>
          <w:sz w:val="25"/>
          <w:szCs w:val="25"/>
        </w:rPr>
        <w:t>Suryapet</w:t>
      </w:r>
      <w:proofErr w:type="spellEnd"/>
      <w:r>
        <w:rPr>
          <w:sz w:val="25"/>
          <w:szCs w:val="25"/>
        </w:rPr>
        <w:t xml:space="preserve">, Telangana.                                                                </w:t>
      </w:r>
      <w:r w:rsidRPr="006757A0">
        <w:rPr>
          <w:sz w:val="25"/>
          <w:szCs w:val="25"/>
        </w:rPr>
        <w:t xml:space="preserve"> </w:t>
      </w:r>
      <w:r w:rsidRPr="006757A0">
        <w:rPr>
          <w:b/>
          <w:bCs/>
          <w:sz w:val="25"/>
          <w:szCs w:val="25"/>
        </w:rPr>
        <w:t>Signature</w:t>
      </w:r>
    </w:p>
    <w:p w14:paraId="1FE6E1BF" w14:textId="0CA2D1F9" w:rsidR="006757A0" w:rsidRPr="006757A0" w:rsidRDefault="006757A0" w:rsidP="005A26F5">
      <w:pPr>
        <w:rPr>
          <w:sz w:val="25"/>
          <w:szCs w:val="25"/>
        </w:rPr>
      </w:pPr>
      <w:r w:rsidRPr="006757A0">
        <w:rPr>
          <w:sz w:val="25"/>
          <w:szCs w:val="25"/>
        </w:rPr>
        <w:t xml:space="preserve">Date: </w:t>
      </w:r>
      <w:r>
        <w:rPr>
          <w:sz w:val="25"/>
          <w:szCs w:val="25"/>
        </w:rPr>
        <w:t>15</w:t>
      </w:r>
      <w:r w:rsidRPr="006757A0">
        <w:rPr>
          <w:sz w:val="25"/>
          <w:szCs w:val="25"/>
        </w:rPr>
        <w:t>/1</w:t>
      </w:r>
      <w:r>
        <w:rPr>
          <w:sz w:val="25"/>
          <w:szCs w:val="25"/>
        </w:rPr>
        <w:t>1</w:t>
      </w:r>
      <w:r w:rsidRPr="006757A0">
        <w:rPr>
          <w:sz w:val="25"/>
          <w:szCs w:val="25"/>
        </w:rPr>
        <w:t>/202</w:t>
      </w:r>
      <w:r>
        <w:rPr>
          <w:sz w:val="25"/>
          <w:szCs w:val="25"/>
        </w:rPr>
        <w:t>4</w:t>
      </w:r>
      <w:r w:rsidR="00CC76CB">
        <w:rPr>
          <w:sz w:val="25"/>
          <w:szCs w:val="25"/>
        </w:rPr>
        <w:tab/>
      </w:r>
      <w:r w:rsidR="00CC76CB">
        <w:rPr>
          <w:sz w:val="25"/>
          <w:szCs w:val="25"/>
        </w:rPr>
        <w:tab/>
      </w:r>
      <w:r w:rsidR="00CC76CB">
        <w:rPr>
          <w:sz w:val="25"/>
          <w:szCs w:val="25"/>
        </w:rPr>
        <w:tab/>
      </w:r>
      <w:r w:rsidR="00CC76CB">
        <w:rPr>
          <w:sz w:val="25"/>
          <w:szCs w:val="25"/>
        </w:rPr>
        <w:tab/>
      </w:r>
      <w:r w:rsidR="00CC76CB">
        <w:rPr>
          <w:sz w:val="25"/>
          <w:szCs w:val="25"/>
        </w:rPr>
        <w:tab/>
      </w:r>
      <w:r w:rsidR="00CC76CB">
        <w:rPr>
          <w:sz w:val="25"/>
          <w:szCs w:val="25"/>
        </w:rPr>
        <w:tab/>
      </w:r>
      <w:r w:rsidR="00CC76CB">
        <w:rPr>
          <w:sz w:val="25"/>
          <w:szCs w:val="25"/>
        </w:rPr>
        <w:tab/>
        <w:t>M. Kalyani</w:t>
      </w:r>
    </w:p>
    <w:sectPr w:rsidR="006757A0" w:rsidRPr="00675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539"/>
    <w:multiLevelType w:val="hybridMultilevel"/>
    <w:tmpl w:val="EB3C2602"/>
    <w:lvl w:ilvl="0" w:tplc="B52E557C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B4A66"/>
    <w:multiLevelType w:val="hybridMultilevel"/>
    <w:tmpl w:val="FA949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D0ACD"/>
    <w:multiLevelType w:val="hybridMultilevel"/>
    <w:tmpl w:val="27A0A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C72F7"/>
    <w:multiLevelType w:val="hybridMultilevel"/>
    <w:tmpl w:val="9F60B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46693"/>
    <w:multiLevelType w:val="hybridMultilevel"/>
    <w:tmpl w:val="BD10A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542E2"/>
    <w:multiLevelType w:val="hybridMultilevel"/>
    <w:tmpl w:val="16D68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655F9"/>
    <w:multiLevelType w:val="hybridMultilevel"/>
    <w:tmpl w:val="46EE9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E022E"/>
    <w:multiLevelType w:val="hybridMultilevel"/>
    <w:tmpl w:val="A6BC2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03867"/>
    <w:multiLevelType w:val="hybridMultilevel"/>
    <w:tmpl w:val="2C4E2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63805"/>
    <w:multiLevelType w:val="hybridMultilevel"/>
    <w:tmpl w:val="B25E6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926638">
    <w:abstractNumId w:val="5"/>
  </w:num>
  <w:num w:numId="2" w16cid:durableId="703478402">
    <w:abstractNumId w:val="3"/>
  </w:num>
  <w:num w:numId="3" w16cid:durableId="1805466009">
    <w:abstractNumId w:val="0"/>
  </w:num>
  <w:num w:numId="4" w16cid:durableId="730005541">
    <w:abstractNumId w:val="6"/>
  </w:num>
  <w:num w:numId="5" w16cid:durableId="2135907362">
    <w:abstractNumId w:val="7"/>
  </w:num>
  <w:num w:numId="6" w16cid:durableId="649941348">
    <w:abstractNumId w:val="2"/>
  </w:num>
  <w:num w:numId="7" w16cid:durableId="512382866">
    <w:abstractNumId w:val="4"/>
  </w:num>
  <w:num w:numId="8" w16cid:durableId="1431123846">
    <w:abstractNumId w:val="8"/>
  </w:num>
  <w:num w:numId="9" w16cid:durableId="1857845109">
    <w:abstractNumId w:val="1"/>
  </w:num>
  <w:num w:numId="10" w16cid:durableId="1227840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F5"/>
    <w:rsid w:val="00011048"/>
    <w:rsid w:val="00016569"/>
    <w:rsid w:val="00042967"/>
    <w:rsid w:val="000B79A8"/>
    <w:rsid w:val="00124750"/>
    <w:rsid w:val="001A1338"/>
    <w:rsid w:val="001C611D"/>
    <w:rsid w:val="001D6B25"/>
    <w:rsid w:val="002B313A"/>
    <w:rsid w:val="00372BAD"/>
    <w:rsid w:val="003834FA"/>
    <w:rsid w:val="00383BAB"/>
    <w:rsid w:val="00410F50"/>
    <w:rsid w:val="00490206"/>
    <w:rsid w:val="004976C1"/>
    <w:rsid w:val="004A537E"/>
    <w:rsid w:val="004C5A93"/>
    <w:rsid w:val="004E0E6D"/>
    <w:rsid w:val="0052466E"/>
    <w:rsid w:val="0055538F"/>
    <w:rsid w:val="00572761"/>
    <w:rsid w:val="005A26F5"/>
    <w:rsid w:val="005A3DE3"/>
    <w:rsid w:val="00620F08"/>
    <w:rsid w:val="00672FC4"/>
    <w:rsid w:val="006757A0"/>
    <w:rsid w:val="00707173"/>
    <w:rsid w:val="00727F8D"/>
    <w:rsid w:val="00754E97"/>
    <w:rsid w:val="00764EE6"/>
    <w:rsid w:val="007B3C6B"/>
    <w:rsid w:val="007B6DA3"/>
    <w:rsid w:val="007D3F57"/>
    <w:rsid w:val="00816670"/>
    <w:rsid w:val="00820C7D"/>
    <w:rsid w:val="00886A20"/>
    <w:rsid w:val="00890698"/>
    <w:rsid w:val="00980714"/>
    <w:rsid w:val="00A10B2A"/>
    <w:rsid w:val="00A401AE"/>
    <w:rsid w:val="00A85198"/>
    <w:rsid w:val="00AB4BE1"/>
    <w:rsid w:val="00AF2C17"/>
    <w:rsid w:val="00B06DC1"/>
    <w:rsid w:val="00B10C4C"/>
    <w:rsid w:val="00B11AA5"/>
    <w:rsid w:val="00B353ED"/>
    <w:rsid w:val="00B44D87"/>
    <w:rsid w:val="00B7263E"/>
    <w:rsid w:val="00B87802"/>
    <w:rsid w:val="00B9592E"/>
    <w:rsid w:val="00BB174C"/>
    <w:rsid w:val="00BB5FC7"/>
    <w:rsid w:val="00BC1509"/>
    <w:rsid w:val="00BC63F4"/>
    <w:rsid w:val="00C160B0"/>
    <w:rsid w:val="00C450FC"/>
    <w:rsid w:val="00C64AA7"/>
    <w:rsid w:val="00C8077E"/>
    <w:rsid w:val="00CC7569"/>
    <w:rsid w:val="00CC76CB"/>
    <w:rsid w:val="00CC79AD"/>
    <w:rsid w:val="00CC7E7D"/>
    <w:rsid w:val="00D20DE7"/>
    <w:rsid w:val="00D46801"/>
    <w:rsid w:val="00DA2A9A"/>
    <w:rsid w:val="00E26BE8"/>
    <w:rsid w:val="00E80AC8"/>
    <w:rsid w:val="00F04F7D"/>
    <w:rsid w:val="00F10093"/>
    <w:rsid w:val="00F5564B"/>
    <w:rsid w:val="00FF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61E6"/>
  <w15:chartTrackingRefBased/>
  <w15:docId w15:val="{DDD28B03-4CA2-4597-A089-738BE8F3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2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6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2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6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ib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lyanim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tramurthi-kalyani-562720258" TargetMode="External"/><Relationship Id="rId5" Type="http://schemas.openxmlformats.org/officeDocument/2006/relationships/hyperlink" Target="mailto:kalyanimantramurth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mantramurthi</dc:creator>
  <cp:keywords/>
  <dc:description/>
  <cp:lastModifiedBy>kalyani mantramurthi</cp:lastModifiedBy>
  <cp:revision>58</cp:revision>
  <dcterms:created xsi:type="dcterms:W3CDTF">2024-11-15T13:35:00Z</dcterms:created>
  <dcterms:modified xsi:type="dcterms:W3CDTF">2025-02-16T11:36:00Z</dcterms:modified>
</cp:coreProperties>
</file>